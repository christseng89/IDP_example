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jc w:val="center"/>
      </w:pPr>
      <w:r>
        <w:rPr>
          <w:b/>
          <w:bCs/>
          <w:color w:val="1F3A5F"/>
          <w:sz w:val="56"/>
          <w:szCs w:val="56"/>
        </w:rPr>
        <w:t xml:space="preserve">IDP LOCAL</w:t>
      </w:r>
    </w:p>
    <w:p>
      <w:pPr>
        <w:spacing w:after="240"/>
        <w:jc w:val="center"/>
      </w:pPr>
      <w:r>
        <w:rPr>
          <w:color w:val="2F5496"/>
          <w:sz w:val="40"/>
          <w:szCs w:val="40"/>
        </w:rPr>
        <w:t xml:space="preserve">Installation Guide</w:t>
      </w:r>
    </w:p>
    <w:p>
      <w:pPr>
        <w:spacing w:after="1440"/>
        <w:jc w:val="center"/>
      </w:pPr>
      <w:r>
        <w:rPr>
          <w:color w:val="555555"/>
          <w:sz w:val="22"/>
          <w:szCs w:val="22"/>
        </w:rPr>
        <w:t xml:space="preserve">Step-by-step setup and demo walkthrough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Document version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May 5, 2026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Target 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Windows 10/11, macOS 12+, Ubuntu 22.04+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Desktop version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4.25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Estimated install 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15–25 minutes (first run)</w:t>
            </w:r>
          </w:p>
        </w:tc>
      </w:tr>
    </w:tbl>
    <w:p>
      <w:r>
        <w:br w:type="page"/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1. Prerequisites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1.1 Required Software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Install link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Desktop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4.25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Provides local Kubernetes cluster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https://docs.docker.com/desktop/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1.29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Kubernetes CLI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Bundled with Docker Desktop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Terraform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1.6.0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Platform bootstrap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https://developer.hashicorp.com/terraform/install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Helm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3.14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Chart rendering / linting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https://helm.sh/docs/intro/install/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kubectl-argo-rollouts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1.6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Canary rollout management CLI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https://argoproj.github.io/argo-rollouts/installation/#kubectl-plugin-installation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Node.js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20 LTS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Build service Docker images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https://nodejs.org/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1.2 System Requirements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CPU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 cores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 cores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RAM allocated to Docker Desktop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 GB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12 GB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Free disk space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15 GB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 GB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Network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Internet access for Helm chart downloads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hd w:fill="FFF2CC" w:color="FFF2CC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⚠  Allocate at least 8 GB RAM to Docker Desktop in Settings → Resources → Advanced before proceeding. With less than 8 GB, some pods may OOMKill during bootstrap.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1.3 Enable Kubernetes in Docker Desktop</w:t>
      </w:r>
    </w:p>
    <w:p>
      <w:pPr>
        <w:spacing w:after="100"/>
      </w:pPr>
      <w:r>
        <w:rPr>
          <w:sz w:val="19"/>
          <w:szCs w:val="19"/>
        </w:rPr>
        <w:t xml:space="preserve">Docker Desktop must have its built-in Kubernetes cluster enabled: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Open Docker Desktop → Settings (gear icon)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Navigate to Kubernetes → check "Enable Kubernetes"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Click "Apply &amp; Restart" and wait for the Kubernetes status indicator to turn green</w:t>
      </w:r>
    </w:p>
    <w:p>
      <w:pPr>
        <w:spacing w:after="100"/>
      </w:pPr>
      <w:r>
        <w:rPr>
          <w:sz w:val="19"/>
          <w:szCs w:val="19"/>
        </w:rPr>
        <w:t xml:space="preserve">Verify the cluster is reachable: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cluster-info --context docker-desktop</w:t>
      </w:r>
    </w:p>
    <w:p>
      <w:pPr>
        <w:shd w:fill="D5E8D4" w:color="D5E8D4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✔  Expected output: "Kubernetes control plane is running at https://127.0.0.1:6443"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2. Repository Setup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2.1 Clone or Copy the Project</w:t>
      </w:r>
    </w:p>
    <w:p>
      <w:pPr>
        <w:spacing w:after="100"/>
      </w:pPr>
      <w:r>
        <w:rPr>
          <w:sz w:val="19"/>
          <w:szCs w:val="19"/>
        </w:rPr>
        <w:t xml:space="preserve">If you have the project as a folder, navigate to it. The project root should contain: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idp-local/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terraform/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charts/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services/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backstage/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scripts/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2.2 Build the Service Docker Images</w:t>
      </w:r>
    </w:p>
    <w:p>
      <w:pPr>
        <w:spacing w:after="100"/>
      </w:pPr>
      <w:r>
        <w:rPr>
          <w:sz w:val="19"/>
          <w:szCs w:val="19"/>
        </w:rPr>
        <w:t xml:space="preserve">Docker Desktop's Kubernetes uses the same Docker daemon as the host. Images built locally are immediately available inside the cluster — no registry or push is needed.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scripts/build-images.sh</w:t>
      </w:r>
    </w:p>
    <w:p>
      <w:pPr>
        <w:spacing w:after="100"/>
      </w:pPr>
      <w:r>
        <w:rPr>
          <w:sz w:val="19"/>
          <w:szCs w:val="19"/>
        </w:rPr>
        <w:t xml:space="preserve">This builds four images: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svc-alpha:v1 — stable version of svc-alpha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svc-alpha:v2 — upgraded version with UUID request IDs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svc-beta:v1 — stable version of svc-beta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svc-beta:v2 — upgraded version with capabilities array</w:t>
      </w:r>
    </w:p>
    <w:p>
      <w:pPr>
        <w:spacing w:after="100"/>
      </w:pPr>
      <w:r>
        <w:rPr>
          <w:sz w:val="19"/>
          <w:szCs w:val="19"/>
        </w:rPr>
        <w:t xml:space="preserve">Verify the images: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images | grep -E "^(svc-alpha|svc-beta)"</w:t>
      </w:r>
    </w:p>
    <w:p>
      <w:pPr>
        <w:shd w:fill="D5E8D4" w:color="D5E8D4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✔  All four images (svc-alpha:v1, svc-alpha:v2, svc-beta:v1, svc-beta:v2) should appear with recent timestamps.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3. Platform Bootstrap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3.1 Terraform Initialisation</w:t>
      </w:r>
    </w:p>
    <w:p>
      <w:pPr>
        <w:spacing w:after="100"/>
      </w:pPr>
      <w:r>
        <w:rPr>
          <w:sz w:val="19"/>
          <w:szCs w:val="19"/>
        </w:rPr>
        <w:t xml:space="preserve">Navigate to the terraform directory and initialise providers: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</w:t>
      </w:r>
    </w:p>
    <w:p>
      <w:pPr>
        <w:spacing w:after="100"/>
      </w:pPr>
      <w:r>
        <w:rPr>
          <w:sz w:val="19"/>
          <w:szCs w:val="19"/>
        </w:rPr>
        <w:t xml:space="preserve">Expected: "Terraform has been successfully initialized!" with provider versions matching the lock file.</w:t>
      </w:r>
    </w:p>
    <w:p>
      <w:pPr>
        <w:spacing w:after="120"/>
      </w:pPr>
    </w:p>
    <w:p>
      <w:pPr>
        <w:shd w:fill="F4F9FC" w:color="F4F9FC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ℹ  The .terraform.lock.hcl file is committed to the repository — providers will be installed at the exact locked versions.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3.2 Plan (Optional)</w:t>
      </w:r>
    </w:p>
    <w:p>
      <w:pPr>
        <w:spacing w:after="100"/>
      </w:pPr>
      <w:r>
        <w:rPr>
          <w:sz w:val="19"/>
          <w:szCs w:val="19"/>
        </w:rPr>
        <w:t xml:space="preserve">Review what Terraform will create before applying: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plan -var="project_root=$(pwd)/.." -out=tfplan</w:t>
      </w:r>
    </w:p>
    <w:p>
      <w:pPr>
        <w:spacing w:after="100"/>
      </w:pPr>
      <w:r>
        <w:rPr>
          <w:sz w:val="19"/>
          <w:szCs w:val="19"/>
        </w:rPr>
        <w:t xml:space="preserve">The plan should show approximately 40–50 resources across the four modules.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3.3 Apply</w:t>
      </w:r>
    </w:p>
    <w:p>
      <w:pPr>
        <w:spacing w:after="100"/>
      </w:pPr>
      <w:r>
        <w:rPr>
          <w:sz w:val="19"/>
          <w:szCs w:val="19"/>
        </w:rPr>
        <w:t xml:space="preserve">Bootstrap the entire platform with a single command: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-var="project_root=$(pwd)/.." -auto-approve</w:t>
      </w:r>
    </w:p>
    <w:p>
      <w:pPr>
        <w:shd w:fill="FFF2CC" w:color="FFF2CC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⚠  On the first run this downloads all Helm charts and their images. Estimated time: 10–20 minutes depending on internet speed.</w:t>
      </w:r>
    </w:p>
    <w:p>
      <w:pPr>
        <w:spacing w:after="120"/>
      </w:pPr>
    </w:p>
    <w:p>
      <w:pPr>
        <w:spacing w:after="100"/>
      </w:pPr>
      <w:r>
        <w:rPr>
          <w:sz w:val="19"/>
          <w:szCs w:val="19"/>
        </w:rPr>
        <w:t xml:space="preserve">The apply proceeds in module dependency order: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platform — NGINX, Kyverno, Crossplane (~3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observability — Prometheus stack (~5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gitops — Argo CD, Argo Rollouts, ArgoCD Application CRs (~4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backstage — Backstage portal (~3 min)</w:t>
      </w:r>
    </w:p>
    <w:p>
      <w:pPr>
        <w:spacing w:after="120"/>
      </w:pPr>
    </w:p>
    <w:p>
      <w:pPr>
        <w:shd w:fill="D5E8D4" w:color="D5E8D4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✔  Terraform apply is idempotent. If it times out on a slow connection, re-run the same command — it will skip already-deployed resources.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3.4 Wait for All Pods to Be Ready</w:t>
      </w:r>
    </w:p>
    <w:p>
      <w:pPr>
        <w:spacing w:after="100"/>
      </w:pPr>
      <w:r>
        <w:rPr>
          <w:sz w:val="19"/>
          <w:szCs w:val="19"/>
        </w:rPr>
        <w:t xml:space="preserve">After apply completes, wait for all namespaces to become healthy: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ns in ingress-nginx kyverno crossplane-system monitoring argocd argo-rollouts backstage; do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kubectl wait --for=condition=available deployment --all -n $ns --timeout=300s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done</w:t>
      </w:r>
    </w:p>
    <w:p>
      <w:pPr>
        <w:spacing w:after="100"/>
      </w:pPr>
      <w:r>
        <w:rPr>
          <w:sz w:val="19"/>
          <w:szCs w:val="19"/>
        </w:rPr>
        <w:t xml:space="preserve">For the service namespaces, use the Argo Rollouts status command: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status svc-alpha -n svc-alpha --timeout 120s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status svc-beta -n svc-beta --timeout 120s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3.5 Retrieve Admin Credentials</w:t>
      </w:r>
    </w:p>
    <w:p>
      <w:pPr>
        <w:spacing w:after="100"/>
      </w:pPr>
      <w:r>
        <w:rPr>
          <w:sz w:val="19"/>
          <w:szCs w:val="19"/>
        </w:rPr>
        <w:t xml:space="preserve">Argo CD admin password (auto-generated by the Helm chart):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output -raw argocd_admin_password</w:t>
      </w:r>
    </w:p>
    <w:p>
      <w:pPr>
        <w:spacing w:after="100"/>
      </w:pPr>
      <w:r>
        <w:rPr>
          <w:sz w:val="19"/>
          <w:szCs w:val="19"/>
        </w:rPr>
        <w:t xml:space="preserve">Grafana admin password (set via Terraform variable, default: idp-demo):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Default: idp-demo (change with -var="grafana_admin_password=&lt;your-password&gt;")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4. Installation Verification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4.1 Platform Endpoints</w:t>
      </w:r>
    </w:p>
    <w:p>
      <w:pPr>
        <w:spacing w:after="100"/>
      </w:pPr>
      <w:r>
        <w:rPr>
          <w:sz w:val="19"/>
          <w:szCs w:val="19"/>
        </w:rPr>
        <w:t xml:space="preserve">All platform UIs are exposed on localhost via NGINX path-based routing: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Credentials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 Portal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None (no auth in demo mode)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http://localhost/argocd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 / &lt;terraform output -raw argocd_admin_password&gt;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Rollouts UI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http://localhost/rollouts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Grafana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http://localhost/grafana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admin / idp-demo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svc-alpha v1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http://localhost/svc-alpha/v1/hello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svc-alpha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http://localhost/svc-alpha/v2/hello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svc-beta v1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http://localhost/svc-beta/v1/hello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svc-beta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http://localhost/svc-beta/v2/hello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4.2 Smoke Tests</w:t>
      </w:r>
    </w:p>
    <w:p>
      <w:pPr>
        <w:spacing w:after="100"/>
      </w:pPr>
      <w:r>
        <w:rPr>
          <w:sz w:val="19"/>
          <w:szCs w:val="19"/>
        </w:rPr>
        <w:t xml:space="preserve">Run these curl commands to verify end-to-end connectivity: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Services respond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http://localhost/svc-alpha/v1/hello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http://localhost/svc-alpha/v2/hello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http://localhost/svc-beta/v1/hello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Health endpoints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http://localhost/svc-alpha/health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http://localhost/svc-beta/health</w:t>
      </w:r>
    </w:p>
    <w:p>
      <w:pPr>
        <w:spacing w:after="120"/>
      </w:pPr>
    </w:p>
    <w:p>
      <w:pPr>
        <w:spacing w:after="100"/>
      </w:pPr>
      <w:r>
        <w:rPr>
          <w:sz w:val="19"/>
          <w:szCs w:val="19"/>
        </w:rPr>
        <w:t xml:space="preserve">Expected response from svc-alpha v2: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{"version":"v2","service":"svc-alpha","message":"Hello from v2","timestamp":"...","requestId":"&lt;uuid&gt;","downstream":"..."}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4.3 Verify Prometheus is Scraping Services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Port-forward Prometheus (if not accessing via Grafana)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-n monitoring svc/prometheus-stack-kube-prom-prometheus 9090:9090</w:t>
      </w:r>
    </w:p>
    <w:p>
      <w:pPr>
        <w:spacing w:after="100"/>
      </w:pPr>
      <w:r>
        <w:rPr>
          <w:sz w:val="19"/>
          <w:szCs w:val="19"/>
        </w:rPr>
        <w:t xml:space="preserve">Open http://localhost:9090, query: http_requests_total — you should see metrics from svc-alpha and svc-beta.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4.4 Verify Backstage Catalog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Open http://localhost/backstage → Catalog → should show svc-alpha and svc-beta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Click svc-alpha → Overview tab → Argo CD status shows "Synced / Healthy"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Click svc-alpha → Kubernetes tab → shows running pods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Click svc-alpha → API tab → shows OpenAPI spec for v1 (deprecated) and v2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Click svc-alpha → Docs tab → shows TechDocs rendered from Markdown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5. Canary Rollout Demo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5.1 Trigger a Rollout (v1 → v2)</w:t>
      </w:r>
    </w:p>
    <w:p>
      <w:pPr>
        <w:spacing w:after="100"/>
      </w:pPr>
      <w:r>
        <w:rPr>
          <w:sz w:val="19"/>
          <w:szCs w:val="19"/>
        </w:rPr>
        <w:t xml:space="preserve">The correct way to trigger a rollout is to update the chart's values.yaml so Argo CD detects a change and syncs: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Update image tag in chart values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sed -i 's/tag: v1/tag: v2/' ../charts/svc-alpha/values.yaml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Annotate ArgoCD app to force an immediate refresh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annotate app svc-alpha -n argocd argocd.argoproj.io/refresh=normal --overwrite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Trigger sync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patch app svc-alpha -n argocd --type merge \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'{"operation":{"initiatedBy":{"username":"demo"},"sync":{"revision":"HEAD"}}}'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Watch rollout progress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get rollout svc-alpha -n svc-alpha --watch</w:t>
      </w:r>
    </w:p>
    <w:p>
      <w:pPr>
        <w:spacing w:after="120"/>
      </w:pPr>
    </w:p>
    <w:p>
      <w:pPr>
        <w:shd w:fill="FFF2CC" w:color="FFF2CC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⚠  Do NOT use "helm upgrade" directly — Argo CD has selfHeal:true and will immediately revert any manual helm changes.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5.2 Rollout Steps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Traffic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verify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 — 20% canary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80% v1 / 20%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Inspect Grafana "IDP Services" dashboard, then promote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http://localhost/grafana → IDP Services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 — Analysis begins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50% v1 / 50%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Analysis evaluates Prometheus success rate every 30s × 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http://localhost/rollouts → svc-alpha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 — Promote to 100%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0% v1 / 100%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Promote after analysis passes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CD → svc-alpha app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5.3 Manual Promotion Commands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Promote from step 1 (20%) to step 3 (analysis at 50%)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promote svc-alpha -n svc-alpha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Promote from step 3 (50%) to step 5 (100%)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promote svc-alpha -n svc-alpha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5.4 Simulate Failure and Auto-Rollback</w:t>
      </w:r>
    </w:p>
    <w:p>
      <w:pPr>
        <w:spacing w:after="100"/>
      </w:pPr>
      <w:r>
        <w:rPr>
          <w:sz w:val="19"/>
          <w:szCs w:val="19"/>
        </w:rPr>
        <w:t xml:space="preserve">To demonstrate the AnalysisTemplate failure condition, send error traffic to the canary: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Send error requests to trigger &gt;10% error rate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$(seq 1 60); do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curl -s "http://localhost/svc-alpha/v2/hello?fail=true" &gt; /dev/null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done</w:t>
      </w:r>
    </w:p>
    <w:p>
      <w:pPr>
        <w:spacing w:after="100"/>
      </w:pPr>
      <w:r>
        <w:rPr>
          <w:sz w:val="19"/>
          <w:szCs w:val="19"/>
        </w:rPr>
        <w:t xml:space="preserve">If a rollout is in progress at ≥50%, the AnalysisRun will detect the error rate and abort the rollout, reverting svc-alpha to v1.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Watch the rollout abort and revert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argo rollouts get rollout svc-alpha -n svc-alpha --watch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6. Automated Demo Script</w:t>
      </w:r>
    </w:p>
    <w:p>
      <w:pPr>
        <w:spacing w:after="100"/>
      </w:pPr>
      <w:r>
        <w:rPr>
          <w:sz w:val="19"/>
          <w:szCs w:val="19"/>
        </w:rPr>
        <w:t xml:space="preserve">The repository includes a guided demo script that walks through all features interactively: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scripts/demo.sh</w:t>
      </w:r>
    </w:p>
    <w:p>
      <w:pPr>
        <w:spacing w:after="100"/>
      </w:pPr>
      <w:r>
        <w:rPr>
          <w:sz w:val="19"/>
          <w:szCs w:val="19"/>
        </w:rPr>
        <w:t xml:space="preserve">The script performs the following steps in sequence, pausing for audience interaction at each stage: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Prerequisites check — verifies Docker, kubectl, Terraform, Helm, kubectl-argo-rollouts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Build service images (v1 and v2 for both services)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Bootstrap platform (terraform apply)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Wait for all deployments to be ready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Display all platform endpoint URLs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Guided Backstage tour (catalog, Kubernetes, Argo CD, API, TechDocs, Scaffolder)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Trigger canary rollout svc-alpha v1→v2 via values.yaml + ArgoCD sync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Inspect canary at 20% traffic in Grafana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Promote to 50% — AnalysisTemplate begins evaluating Prometheus metrics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Promote to 100% — v2 becomes stable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Bonus: simulate failure and observe auto-rollback</w:t>
            </w:r>
          </w:p>
        </w:tc>
      </w:tr>
    </w:tbl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7. Running Tests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7.1 Unit Tests (Node.js services)</w:t>
      </w:r>
    </w:p>
    <w:p>
      <w:pPr>
        <w:spacing w:after="100"/>
      </w:pPr>
      <w:r>
        <w:rPr>
          <w:sz w:val="19"/>
          <w:szCs w:val="19"/>
        </w:rPr>
        <w:t xml:space="preserve">Each service has a Jest test suite covering all HTTP endpoints: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services/svc-alpha &amp;&amp; npm install &amp;&amp; npm test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services/svc-beta  &amp;&amp; npm install &amp;&amp; npm test</w:t>
      </w:r>
    </w:p>
    <w:p>
      <w:pPr>
        <w:spacing w:after="100"/>
      </w:pPr>
      <w:r>
        <w:rPr>
          <w:sz w:val="19"/>
          <w:szCs w:val="19"/>
        </w:rPr>
        <w:t xml:space="preserve">Tests cover: /health, /v1/hello, /v2/hello, ?fail=true error mode, /metrics, and 404 handling.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7.2 Lint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services/svc-alpha &amp;&amp; npm run lint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services/svc-beta  &amp;&amp; npm run lint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7.3 Helm Lint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lint charts/svc-alpha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lint charts/svc-beta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7.4 Terraform Validate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 &amp;&amp; terraform validate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7.5 CI Pipeline</w:t>
      </w:r>
    </w:p>
    <w:p>
      <w:pPr>
        <w:spacing w:after="100"/>
      </w:pPr>
      <w:r>
        <w:rPr>
          <w:sz w:val="19"/>
          <w:szCs w:val="19"/>
        </w:rPr>
        <w:t xml:space="preserve">All the above checks run automatically on GitHub Actions when pushing to main or opening a PR (.github/workflows/ci.yml):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 and svc-beta lint + test</w:t>
      </w:r>
      <w:ins w:id="201" w:author="Claude" w:date="2026-05-06T00:00:00Z">
        <w:r>
          <w:rPr>
            <w:sz w:val="19"/>
            <w:szCs w:val="19"/>
          </w:rPr>
          <w:t xml:space="preserve"> + dependency audit</w:t>
        </w:r>
      </w:ins>
      <w:r>
        <w:rPr>
          <w:sz w:val="19"/>
          <w:szCs w:val="19"/>
        </w:rPr>
        <w:t xml:space="preserve"> (parallel)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Docker build</w:t>
      </w:r>
      <w:del w:id="202" w:author="Claude" w:date="2026-05-06T00:00:00Z">
        <w:r>
          <w:rPr>
            <w:sz w:val="19"/>
            <w:szCs w:val="19"/>
          </w:rPr>
          <w:delText xml:space="preserve"> smoke test</w:delText>
        </w:r>
      </w:del>
      <w:ins w:id="203" w:author="Claude" w:date="2026-05-06T00:00:00Z">
        <w:r>
          <w:rPr>
            <w:sz w:val="19"/>
            <w:szCs w:val="19"/>
          </w:rPr>
          <w:t xml:space="preserve"> + Trivy container scan</w:t>
        </w:r>
      </w:ins>
      <w:r>
        <w:rPr>
          <w:sz w:val="19"/>
          <w:szCs w:val="19"/>
        </w:rPr>
        <w:t xml:space="preserve"> for all four images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Helm lint for both charts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Terraform init + validate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YAML lint for manifest files</w:t>
      </w:r>
    </w:p>
    <w:p>
      <w:pPr>
        <w:pStyle w:val="ListParagraph"/>
        <w:numPr>
          <w:ilvl w:val="0"/>
          <w:numId w:val="1"/>
        </w:numPr>
        <w:spacing w:after="60"/>
        <w:rPr>
          <w:ins w:id="204" w:author="Claude" w:date="2026-05-06T00:00:00Z"/>
        </w:rPr>
      </w:pPr>
      <w:ins w:id="205" w:author="Claude" w:date="2026-05-06T00:00:00Z">
        <w:r>
          <w:rPr>
            <w:sz w:val="19"/>
            <w:szCs w:val="19"/>
          </w:rPr>
          <w:t xml:space="preserve">Production deployment gate — requires manual reviewer approval via the GitHub Environment "production" before a push to main is considered deployment-ready (push to main only)</w:t>
        </w:r>
      </w:ins>
    </w:p>
    <w:p>
      <w:pPr>
        <w:pStyle w:val="Heading2"/>
        <w:spacing w:after="80" w:before="240"/>
        <w:rPr>
          <w:ins w:id="206" w:author="Claude" w:date="2026-05-06T00:00:00Z"/>
          <w:b/>
          <w:bCs/>
          <w:color w:val="2F5496"/>
          <w:sz w:val="26"/>
          <w:szCs w:val="26"/>
        </w:rPr>
      </w:pPr>
      <w:ins w:id="207" w:author="Claude" w:date="2026-05-06T00:00:00Z">
        <w:r>
          <w:rPr>
            <w:b/>
            <w:bCs/>
            <w:color w:val="2F5496"/>
            <w:sz w:val="26"/>
            <w:szCs w:val="26"/>
          </w:rPr>
          <w:t xml:space="preserve">7.6 GitHub Environment Setup (one-time, required for deploy-gate)</w:t>
        </w:r>
      </w:ins>
    </w:p>
    <w:p>
      <w:pPr>
        <w:spacing w:after="100"/>
        <w:rPr>
          <w:ins w:id="208" w:author="Claude" w:date="2026-05-06T00:00:00Z"/>
          <w:sz w:val="19"/>
          <w:szCs w:val="19"/>
        </w:rPr>
      </w:pPr>
      <w:ins w:id="209" w:author="Claude" w:date="2026-05-06T00:00:00Z">
        <w:r>
          <w:rPr>
            <w:sz w:val="19"/>
            <w:szCs w:val="19"/>
          </w:rPr>
          <w:t xml:space="preserve">The deploy-gate CI job pauses on every push to main and waits for a designated reviewer to approve. This requires a GitHub Environment named "production" with at least one required reviewer. To set it up:</w:t>
        </w:r>
      </w:ins>
    </w:p>
    <w:p>
      <w:pPr>
        <w:pStyle w:val="ListParagraph"/>
        <w:numPr>
          <w:ilvl w:val="0"/>
          <w:numId w:val="2"/>
        </w:numPr>
        <w:spacing w:after="60"/>
        <w:rPr>
          <w:ins w:id="210" w:author="Claude" w:date="2026-05-06T00:00:00Z"/>
        </w:rPr>
      </w:pPr>
      <w:ins w:id="211" w:author="Claude" w:date="2026-05-06T00:00:00Z">
        <w:r>
          <w:rPr>
            <w:sz w:val="19"/>
            <w:szCs w:val="19"/>
          </w:rPr>
          <w:t xml:space="preserve">Open the repository on GitHub → Settings → Environments → New environment</w:t>
        </w:r>
      </w:ins>
    </w:p>
    <w:p>
      <w:pPr>
        <w:pStyle w:val="ListParagraph"/>
        <w:numPr>
          <w:ilvl w:val="0"/>
          <w:numId w:val="2"/>
        </w:numPr>
        <w:spacing w:after="60"/>
        <w:rPr>
          <w:ins w:id="212" w:author="Claude" w:date="2026-05-06T00:00:00Z"/>
        </w:rPr>
      </w:pPr>
      <w:ins w:id="213" w:author="Claude" w:date="2026-05-06T00:00:00Z">
        <w:r>
          <w:rPr>
            <w:sz w:val="19"/>
            <w:szCs w:val="19"/>
          </w:rPr>
          <w:t xml:space="preserve">Name it production (exact spelling — the CI workflow references this name)</w:t>
        </w:r>
      </w:ins>
    </w:p>
    <w:p>
      <w:pPr>
        <w:pStyle w:val="ListParagraph"/>
        <w:numPr>
          <w:ilvl w:val="0"/>
          <w:numId w:val="2"/>
        </w:numPr>
        <w:spacing w:after="60"/>
        <w:rPr>
          <w:ins w:id="214" w:author="Claude" w:date="2026-05-06T00:00:00Z"/>
        </w:rPr>
      </w:pPr>
      <w:ins w:id="215" w:author="Claude" w:date="2026-05-06T00:00:00Z">
        <w:r>
          <w:rPr>
            <w:sz w:val="19"/>
            <w:szCs w:val="19"/>
          </w:rPr>
          <w:t xml:space="preserve">Under "Required reviewers", add at least one GitHub user or team, then click "Save protection rules"</w:t>
        </w:r>
      </w:ins>
    </w:p>
    <w:p>
      <w:pPr>
        <w:spacing w:after="100"/>
        <w:rPr>
          <w:ins w:id="216" w:author="Claude" w:date="2026-05-06T00:00:00Z"/>
          <w:sz w:val="19"/>
          <w:szCs w:val="19"/>
        </w:rPr>
      </w:pPr>
      <w:ins w:id="217" w:author="Claude" w:date="2026-05-06T00:00:00Z">
        <w:r>
          <w:rPr>
            <w:sz w:val="19"/>
            <w:szCs w:val="19"/>
          </w:rPr>
          <w:t xml:space="preserve">After setup, every push to main triggers a "Production deployment gate" approval request. The reviewer identity, approval timestamp, and commit SHA are permanently stored in the GitHub Actions run log — constituting SOC2 CC8.2 change approval evidence.</w:t>
        </w:r>
      </w:ins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8. Teardown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8.1 Destroy the Platform</w:t>
      </w:r>
    </w:p>
    <w:p>
      <w:pPr>
        <w:spacing w:after="100"/>
      </w:pPr>
      <w:r>
        <w:rPr>
          <w:sz w:val="19"/>
          <w:szCs w:val="19"/>
        </w:rPr>
        <w:t xml:space="preserve">To remove all Kubernetes resources and free cluster resources: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destroy -var="project_root=$(pwd)/.." -auto-approve</w:t>
      </w:r>
    </w:p>
    <w:p>
      <w:pPr>
        <w:shd w:fill="FFF2CC" w:color="FFF2CC" w:val="solid"/>
        <w:spacing w:after="80" w:before="80"/>
        <w:ind w:left="215" w:right="215"/>
      </w:pPr>
      <w:r>
        <w:rPr>
          <w:b/>
          <w:bCs/>
          <w:sz w:val="18"/>
          <w:szCs w:val="18"/>
        </w:rPr>
        <w:t xml:space="preserve">⚠  This removes all namespaces, Helm releases, CRDs, and persisted Prometheus data. This action is irreversible.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8.2 Remove Docker Images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rmi svc-alpha:v1 svc-alpha:v2 svc-beta:v1 svc-beta:v2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8.3 Remove Terraform State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rm -rf terraform/.terraform terraform/terraform.tfstate terraform/terraform.tfstate.backup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9. Troubleshooting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Pods in CrashLoopBackOff or OOMKilled in monitoring namespace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Insufficient memory allocated to Docker Desktop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Increase Docker Desktop memory to at least 8 GB in Settings → Resources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terraform apply times out on helm_release wait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Chart image pull slow or pod not starting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Re-run terraform apply — already-deployed resources are skipped. Check pod logs: kubectl logs -n &lt;ns&gt; &lt;pod&gt;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http://localhost/* returns 404 or connection refused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NGINX Ingress Controller not ready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wait --for=condition=available deployment -n ingress-nginx --all --timeout=120s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 shows "No Entities found" in catalog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catalog ConfigMap not mounted correctly or Backstage still starting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logs -n backstage deploy/backstage -- check for config errors. Allow 2–3 min after pod starts.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ArgoCD shows "Unknown" or "Degraded" for svc-alpha/svc-beta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Rollouts CRDs not yet installed when Application was created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-n argocd get app svc-alpha &amp;&amp; kubectl argo rollouts get rollout svc-alpha -n svc-alpha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AnalysisRun fails immediately with "prometheus: connection refused"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Wrong Prometheus service name in values.yaml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Verify address is: prometheus-stack-kube-prom-prometheus.monitoring:9090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argo rollouts: command not found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argo-rollouts plugin not installed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Install from https://argoproj.github.io/argo-rollouts/installation/#kubectl-plugin-installation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 Kubernetes tab shows no resources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backstage-k8s-token Secret not yet populated by Kubernetes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kubectl get secret backstage-k8s-token -n backstage -o yaml — check if token key is populated (may take 30s)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9.1 Useful Debug Commands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all pod states across namespaces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pods -A | grep -v Running | grep -v Completed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View logs for a specific pod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&lt;namespace&gt; &lt;pod-name&gt; --tail=50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Describe a failing pod for events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describe pod -n &lt;namespace&gt; &lt;pod-name&gt;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Argo CD application sync status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app -n argocd</w:t>
      </w:r>
    </w:p>
    <w:p>
      <w:pPr>
        <w:spacing w:after="120"/>
      </w:pP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Force ArgoCD app sync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patch app svc-alpha -n argocd --type merge \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'{"operation":{"initiatedBy":{"username":"debug"},"sync":{"revision":"HEAD"}}}'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IDP Local —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rPr>
      <w:rFonts w:ascii="Calibri" w:cs="Calibri" w:eastAsia="Calibri" w:hAnsi="Calibri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IDP Local — Installation Guide</dc:title>
  <dc:creator>IDP Local</dc:creator>
  <dc:description>Installation and demo walkthrough guide for idp-local</dc:description>
  <cp:lastModifiedBy>Un-named</cp:lastModifiedBy>
  <cp:revision>1</cp:revision>
  <dcterms:created xsi:type="dcterms:W3CDTF">2026-05-05T10:06:31.358Z</dcterms:created>
  <dcterms:modified xsi:type="dcterms:W3CDTF">2026-05-05T10:06:31.359Z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